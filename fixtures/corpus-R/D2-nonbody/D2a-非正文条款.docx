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示例项目澄清文件（第 1 次）</w:t>
      </w:r>
    </w:p>
    <w:p>
      <w:commentRangeStart w:id="701"/>
      <w:r>
        <w:t>澄清一：机房建设标准按现行国家标准执行，联合接地电阻不大于 1 欧姆；本条与招标文件第三章相应条款具有同等效力。</w:t>
      </w:r>
      <w:commentRangeEnd w:id="701"/>
      <w:r>
        <w:rPr>
          <w:rStyle w:val="a5"/>
        </w:rPr>
        <w:commentReference w:id="701"/>
      </w:r>
    </w:p>
    <w:p>
      <w:r>
        <w:t>澄清二：投标文件递交地点调整为示例大厦三层开标室（示例地址）；递交截止时间以本文件页眉及修订标记载明的口径为准。</w:t>
      </w:r>
    </w:p>
    <w:p>
      <w:r>
        <w:t>澄清三：评分细则中『类似的类似业绩』认定年限，以合同签订时间在近三年内为准。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pgSz w:w="12240" w:h="15840"/>
      <w:pgMar w:top="1440" w:right="1800" w:bottom="1440" w:left="1800" w:header="720" w:footer="720" w:gutter="0"/>
      <w:cols w:space="720"/>
      <w:titlePg/>
      <w:docGrid w:linePitch="360"/>
    </w:sectPr>
    <w:p>
      <w:r>
        <w:pict>
          <v:shape id="tbClause1" type="#_x0000_t202" style="width:340pt;height:56pt;">
            <v:textbox>
              <w:txbxContent>
                <w:p>
                  <w:r>
                    <w:t>文本框条款：本文件所附技术参数表以最新澄清版本为准（本条款载于文本框内，非正文段落）</w:t>
                  </w:r>
                </w:p>
              </w:txbxContent>
            </v:textbox>
          </v:shape>
        </w:pict>
      </w:r>
    </w:p>
    <w:p>
      <w:r>
        <w:t xml:space="preserve">澄清四：响应截止时间口径如下——</w:t>
      </w:r>
      <w:ins w:id="901" w:author="示例作者" w:date="2026-10-20T09:00:00Z">
        <w:r>
          <w:t xml:space="preserve">（修订插入：响应截止时间顺延至 2026-12-01 09:30）</w:t>
        </w:r>
      </w:ins>
      <w:del w:id="902" w:author="示例作者" w:date="2026-10-20T09:00:00Z">
        <w:r>
          <w:delText xml:space="preserve">原表述：响应截止时间 2026-11-20 09:30</w:delText>
        </w:r>
      </w:del>
    </w:p>
  </w:body>
</w:document>
</file>

<file path=word/comments.xml><?xml version="1.0" encoding="utf-8"?>
<w:comments xmlns:w="http://schemas.openxmlformats.org/wordprocessingml/2006/main">
  <w:comment w:id="701" w:author="示例作者" w:date="2026-10-20T09:00:00Z" w:initials="SY">
    <w:p>
      <w:r>
        <w:t>评审查疑点：本条与后续补遗可能存在口径差异（示例批注——批注不属正文）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受控文件编号：CL-2026-SY-001（页脚载明：受控编号条款与正文具有同等效力）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示例项目澄清文件（第 1 次）｜页眉载明：本页眉所示内容与正文具有同等效力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示例项目澄清文件（第 1 次）——首页（首页页眉与默认页眉不同）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Cmt70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2026-10-16T09:00:00Z</dcterms:created>
  <dcterms:modified xsi:type="dcterms:W3CDTF">2026-10-16T09:00:00Z</dcterms:modified>
  <cp:category/>
</cp:coreProperties>
</file>